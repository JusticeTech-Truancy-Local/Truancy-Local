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9716D" w14:textId="77777777" w:rsidR="0001526D" w:rsidRDefault="0001526D" w:rsidP="0001526D">
      <w:pPr>
        <w:jc w:val="center"/>
        <w:rPr>
          <w:rFonts w:cs="Arial"/>
          <w:b/>
          <w:bCs/>
        </w:rPr>
      </w:pPr>
      <w:r>
        <w:rPr>
          <w:rFonts w:cs="Arial"/>
          <w:b/>
          <w:bCs/>
        </w:rPr>
        <w:t xml:space="preserve">COURT OF COMMON PLEAS, </w:t>
      </w:r>
      <w:smartTag w:uri="urn:schemas-microsoft-com:office:smarttags" w:element="place">
        <w:smartTag w:uri="urn:schemas-microsoft-com:office:smarttags" w:element="City">
          <w:r>
            <w:rPr>
              <w:rFonts w:cs="Arial"/>
              <w:b/>
              <w:bCs/>
            </w:rPr>
            <w:t>CHAMPAIGN COUNTY</w:t>
          </w:r>
        </w:smartTag>
        <w:r>
          <w:rPr>
            <w:rFonts w:cs="Arial"/>
            <w:b/>
            <w:bCs/>
          </w:rPr>
          <w:t xml:space="preserve">, </w:t>
        </w:r>
        <w:smartTag w:uri="urn:schemas-microsoft-com:office:smarttags" w:element="State">
          <w:r>
            <w:rPr>
              <w:rFonts w:cs="Arial"/>
              <w:b/>
              <w:bCs/>
            </w:rPr>
            <w:t>OHIO</w:t>
          </w:r>
        </w:smartTag>
      </w:smartTag>
    </w:p>
    <w:p w14:paraId="54512462" w14:textId="77777777" w:rsidR="0001526D" w:rsidRDefault="0001526D" w:rsidP="0001526D">
      <w:pPr>
        <w:jc w:val="center"/>
        <w:rPr>
          <w:rFonts w:cs="Arial"/>
          <w:b/>
          <w:bCs/>
        </w:rPr>
      </w:pPr>
      <w:r>
        <w:rPr>
          <w:rFonts w:cs="Arial"/>
          <w:b/>
          <w:bCs/>
          <w:sz w:val="16"/>
          <w:szCs w:val="16"/>
        </w:rPr>
        <w:t>DOMESTIC RELATIONS - JUVENILE- PROBATE</w:t>
      </w:r>
    </w:p>
    <w:p w14:paraId="47EDAFDF" w14:textId="77777777" w:rsidR="0001526D" w:rsidRDefault="0001526D" w:rsidP="0001526D">
      <w:pPr>
        <w:jc w:val="center"/>
        <w:rPr>
          <w:rFonts w:cs="Arial"/>
          <w:sz w:val="16"/>
          <w:szCs w:val="16"/>
        </w:rPr>
      </w:pPr>
      <w:r>
        <w:rPr>
          <w:rFonts w:cs="Arial"/>
          <w:b/>
          <w:bCs/>
          <w:sz w:val="16"/>
          <w:szCs w:val="16"/>
        </w:rPr>
        <w:t xml:space="preserve">      </w:t>
      </w:r>
      <w:smartTag w:uri="urn:schemas-microsoft-com:office:smarttags" w:element="address">
        <w:smartTag w:uri="urn:schemas-microsoft-com:office:smarttags" w:element="Street">
          <w:r>
            <w:rPr>
              <w:rFonts w:cs="Arial"/>
              <w:sz w:val="16"/>
              <w:szCs w:val="16"/>
            </w:rPr>
            <w:t>200 North Main Street</w:t>
          </w:r>
        </w:smartTag>
      </w:smartTag>
    </w:p>
    <w:p w14:paraId="0480E9EA" w14:textId="77777777" w:rsidR="0001526D" w:rsidRDefault="0001526D" w:rsidP="0001526D">
      <w:pPr>
        <w:ind w:firstLine="3600"/>
        <w:rPr>
          <w:rFonts w:cs="Arial"/>
          <w:sz w:val="16"/>
          <w:szCs w:val="16"/>
        </w:rPr>
      </w:pPr>
      <w:r>
        <w:rPr>
          <w:rFonts w:cs="Arial"/>
          <w:sz w:val="16"/>
          <w:szCs w:val="16"/>
        </w:rPr>
        <w:t xml:space="preserve">  </w:t>
      </w:r>
      <w:smartTag w:uri="urn:schemas-microsoft-com:office:smarttags" w:element="place">
        <w:smartTag w:uri="urn:schemas-microsoft-com:office:smarttags" w:element="City">
          <w:r>
            <w:rPr>
              <w:rFonts w:cs="Arial"/>
              <w:sz w:val="16"/>
              <w:szCs w:val="16"/>
            </w:rPr>
            <w:t>Urbana</w:t>
          </w:r>
        </w:smartTag>
        <w:r>
          <w:rPr>
            <w:rFonts w:cs="Arial"/>
            <w:sz w:val="16"/>
            <w:szCs w:val="16"/>
          </w:rPr>
          <w:t xml:space="preserve">, </w:t>
        </w:r>
        <w:smartTag w:uri="urn:schemas-microsoft-com:office:smarttags" w:element="State">
          <w:r>
            <w:rPr>
              <w:rFonts w:cs="Arial"/>
              <w:sz w:val="16"/>
              <w:szCs w:val="16"/>
            </w:rPr>
            <w:t>Ohio</w:t>
          </w:r>
        </w:smartTag>
        <w:r>
          <w:rPr>
            <w:rFonts w:cs="Arial"/>
            <w:sz w:val="16"/>
            <w:szCs w:val="16"/>
          </w:rPr>
          <w:t xml:space="preserve"> </w:t>
        </w:r>
        <w:smartTag w:uri="urn:schemas-microsoft-com:office:smarttags" w:element="PostalCode">
          <w:r>
            <w:rPr>
              <w:rFonts w:cs="Arial"/>
              <w:sz w:val="16"/>
              <w:szCs w:val="16"/>
            </w:rPr>
            <w:t>43078-1678</w:t>
          </w:r>
        </w:smartTag>
      </w:smartTag>
    </w:p>
    <w:p w14:paraId="609A58B3" w14:textId="77777777" w:rsidR="0001526D" w:rsidRDefault="0001526D" w:rsidP="0001526D">
      <w:pPr>
        <w:jc w:val="center"/>
        <w:rPr>
          <w:rFonts w:cs="Arial"/>
          <w:sz w:val="16"/>
          <w:szCs w:val="16"/>
        </w:rPr>
      </w:pPr>
      <w:r>
        <w:rPr>
          <w:rFonts w:cs="Arial"/>
          <w:sz w:val="16"/>
          <w:szCs w:val="16"/>
        </w:rPr>
        <w:t>(937) 484-1027 or (937) 484-1028</w:t>
      </w:r>
    </w:p>
    <w:p w14:paraId="1C49A8B1" w14:textId="77777777" w:rsidR="0001526D" w:rsidRDefault="0001526D" w:rsidP="0001526D">
      <w:pPr>
        <w:jc w:val="center"/>
        <w:rPr>
          <w:rFonts w:cs="Arial"/>
          <w:sz w:val="16"/>
          <w:szCs w:val="16"/>
        </w:rPr>
      </w:pPr>
    </w:p>
    <w:p w14:paraId="50D943B9" w14:textId="77777777" w:rsidR="0001526D" w:rsidRDefault="0001526D" w:rsidP="0001526D">
      <w:pPr>
        <w:rPr>
          <w:rFonts w:cs="Arial"/>
          <w:sz w:val="16"/>
          <w:szCs w:val="16"/>
        </w:rPr>
      </w:pPr>
    </w:p>
    <w:p w14:paraId="3A07FD9A" w14:textId="77777777" w:rsidR="0001526D" w:rsidRDefault="0001526D" w:rsidP="0001526D">
      <w:pPr>
        <w:tabs>
          <w:tab w:val="left" w:pos="-1440"/>
        </w:tabs>
        <w:ind w:left="5760" w:hanging="5760"/>
        <w:rPr>
          <w:rFonts w:cs="Arial"/>
          <w:b/>
          <w:bCs/>
        </w:rPr>
      </w:pPr>
      <w:r>
        <w:rPr>
          <w:rFonts w:cs="Arial"/>
          <w:b/>
          <w:bCs/>
        </w:rPr>
        <w:t>BRETT A. GILBERT, JUDGE</w:t>
      </w:r>
      <w:r>
        <w:rPr>
          <w:rFonts w:cs="Arial"/>
        </w:rPr>
        <w:tab/>
      </w:r>
      <w:r>
        <w:rPr>
          <w:rFonts w:cs="Arial"/>
          <w:b/>
          <w:bCs/>
        </w:rPr>
        <w:t>LORI L. REISINGER, JUDGE</w:t>
      </w:r>
    </w:p>
    <w:p w14:paraId="4D15D09A" w14:textId="77777777" w:rsidR="0001526D" w:rsidRDefault="0001526D"/>
    <w:tbl>
      <w:tblPr>
        <w:tblW w:w="11610" w:type="dxa"/>
        <w:tblInd w:w="-162" w:type="dxa"/>
        <w:tblLayout w:type="fixed"/>
        <w:tblLook w:val="0000" w:firstRow="0" w:lastRow="0" w:firstColumn="0" w:lastColumn="0" w:noHBand="0" w:noVBand="0"/>
      </w:tblPr>
      <w:tblGrid>
        <w:gridCol w:w="2520"/>
        <w:gridCol w:w="6390"/>
        <w:gridCol w:w="2700"/>
      </w:tblGrid>
      <w:tr w:rsidR="007170F9" w14:paraId="505D138E" w14:textId="77777777" w:rsidTr="00EB4E98">
        <w:trPr>
          <w:trHeight w:val="360"/>
        </w:trPr>
        <w:tc>
          <w:tcPr>
            <w:tcW w:w="2520" w:type="dxa"/>
          </w:tcPr>
          <w:p w14:paraId="254E8D48" w14:textId="77777777" w:rsidR="007170F9" w:rsidRDefault="007170F9" w:rsidP="0001526D">
            <w:pPr>
              <w:rPr>
                <w:rFonts w:ascii="Book Antiqua" w:hAnsi="Book Antiqua"/>
                <w:b/>
                <w:sz w:val="16"/>
              </w:rPr>
            </w:pPr>
          </w:p>
          <w:p w14:paraId="0B73AA5C" w14:textId="77777777" w:rsidR="0001526D" w:rsidRDefault="0001526D" w:rsidP="0001526D">
            <w:pPr>
              <w:rPr>
                <w:rFonts w:ascii="Book Antiqua" w:hAnsi="Book Antiqua"/>
                <w:b/>
                <w:sz w:val="16"/>
              </w:rPr>
            </w:pPr>
          </w:p>
        </w:tc>
        <w:tc>
          <w:tcPr>
            <w:tcW w:w="6390" w:type="dxa"/>
          </w:tcPr>
          <w:p w14:paraId="6F5B42F1" w14:textId="77777777" w:rsidR="007170F9" w:rsidRPr="00E22B86" w:rsidRDefault="00E22B86" w:rsidP="0001526D">
            <w:pPr>
              <w:rPr>
                <w:rFonts w:ascii="Arial" w:hAnsi="Arial" w:cs="Arial"/>
                <w:b/>
                <w:sz w:val="32"/>
                <w:szCs w:val="32"/>
              </w:rPr>
            </w:pPr>
            <w:r w:rsidRPr="00E22B86">
              <w:rPr>
                <w:rFonts w:ascii="Arial" w:hAnsi="Arial" w:cs="Arial"/>
                <w:b/>
                <w:sz w:val="32"/>
                <w:szCs w:val="32"/>
              </w:rPr>
              <w:t>AGREEMENT TO MEDIATE</w:t>
            </w:r>
          </w:p>
        </w:tc>
        <w:tc>
          <w:tcPr>
            <w:tcW w:w="2700" w:type="dxa"/>
          </w:tcPr>
          <w:p w14:paraId="1B24083F" w14:textId="77777777" w:rsidR="007170F9" w:rsidRDefault="007170F9">
            <w:pPr>
              <w:jc w:val="center"/>
              <w:rPr>
                <w:b/>
              </w:rPr>
            </w:pPr>
          </w:p>
        </w:tc>
      </w:tr>
    </w:tbl>
    <w:p w14:paraId="1DC4110B" w14:textId="77777777" w:rsidR="0007617B" w:rsidRDefault="0007617B">
      <w:pPr>
        <w:rPr>
          <w:rFonts w:ascii="Book Antiqua" w:hAnsi="Book Antiqua"/>
          <w:sz w:val="22"/>
        </w:rPr>
        <w:sectPr w:rsidR="0007617B" w:rsidSect="0001526D">
          <w:footerReference w:type="default" r:id="rId9"/>
          <w:type w:val="continuous"/>
          <w:pgSz w:w="12240" w:h="15840" w:code="1"/>
          <w:pgMar w:top="1440" w:right="1440" w:bottom="1440" w:left="1440" w:header="720" w:footer="720" w:gutter="0"/>
          <w:cols w:space="720"/>
          <w:docGrid w:linePitch="272"/>
        </w:sectPr>
      </w:pPr>
    </w:p>
    <w:p w14:paraId="05CEA067" w14:textId="51F9153A" w:rsidR="00E22B86" w:rsidRPr="00E22B86" w:rsidRDefault="00CF5D68" w:rsidP="00E22B86">
      <w:pPr>
        <w:tabs>
          <w:tab w:val="left" w:pos="1380"/>
        </w:tabs>
        <w:rPr>
          <w:rFonts w:ascii="Arial" w:hAnsi="Arial" w:cs="Arial"/>
          <w:sz w:val="24"/>
          <w:szCs w:val="24"/>
          <w:u w:val="single"/>
        </w:rPr>
      </w:pPr>
      <w:r>
        <w:rPr>
          <w:rFonts w:ascii="Arial" w:hAnsi="Arial" w:cs="Arial"/>
          <w:sz w:val="24"/>
          <w:szCs w:val="24"/>
        </w:rPr>
        <w:t>I</w:t>
      </w:r>
      <w:r w:rsidR="00E22B86" w:rsidRPr="00E22B86">
        <w:rPr>
          <w:rFonts w:ascii="Arial" w:hAnsi="Arial" w:cs="Arial"/>
          <w:sz w:val="24"/>
          <w:szCs w:val="24"/>
        </w:rPr>
        <w:t xml:space="preserve"> understand and agree to the following:</w:t>
      </w:r>
    </w:p>
    <w:p w14:paraId="62EC34E1" w14:textId="77777777" w:rsidR="00E22B86" w:rsidRPr="00953345" w:rsidRDefault="00E22B86" w:rsidP="00E22B86">
      <w:pPr>
        <w:tabs>
          <w:tab w:val="left" w:pos="1380"/>
        </w:tabs>
        <w:rPr>
          <w:rFonts w:ascii="Arial" w:hAnsi="Arial" w:cs="Arial"/>
          <w:sz w:val="16"/>
          <w:szCs w:val="16"/>
          <w:u w:val="single"/>
        </w:rPr>
      </w:pPr>
    </w:p>
    <w:p w14:paraId="2C15F152" w14:textId="363F2171" w:rsidR="007F522E" w:rsidRPr="007F522E" w:rsidRDefault="007F522E" w:rsidP="007F522E">
      <w:pPr>
        <w:tabs>
          <w:tab w:val="left" w:pos="1380"/>
        </w:tabs>
        <w:rPr>
          <w:rFonts w:ascii="Arial" w:hAnsi="Arial" w:cs="Arial"/>
          <w:sz w:val="24"/>
          <w:szCs w:val="24"/>
        </w:rPr>
      </w:pPr>
      <w:r w:rsidRPr="007F522E">
        <w:rPr>
          <w:rFonts w:ascii="Arial" w:hAnsi="Arial" w:cs="Arial"/>
          <w:sz w:val="24"/>
          <w:szCs w:val="24"/>
        </w:rPr>
        <w:t xml:space="preserve">This mediation process brings together parents, </w:t>
      </w:r>
      <w:r w:rsidR="0031368B">
        <w:rPr>
          <w:rFonts w:ascii="Arial" w:hAnsi="Arial" w:cs="Arial"/>
          <w:sz w:val="24"/>
          <w:szCs w:val="24"/>
        </w:rPr>
        <w:t>custodian</w:t>
      </w:r>
      <w:r w:rsidRPr="007F522E">
        <w:rPr>
          <w:rFonts w:ascii="Arial" w:hAnsi="Arial" w:cs="Arial"/>
          <w:sz w:val="24"/>
          <w:szCs w:val="24"/>
        </w:rPr>
        <w:t>s, and the school to collaboratively discuss the student's attendance at school. Our aim is to identify any potential family, student, or school-related issues that may be affecting the student's attendance, and to work together toward a mutually agreeable solution. An agreement will be established only when all participants feel that it is fair and in everyone’s best interest.</w:t>
      </w:r>
      <w:r w:rsidRPr="007F522E">
        <w:rPr>
          <w:rFonts w:ascii="Arial" w:hAnsi="Arial" w:cs="Arial"/>
          <w:sz w:val="24"/>
          <w:szCs w:val="24"/>
        </w:rPr>
        <w:br/>
      </w:r>
      <w:r w:rsidRPr="007F522E">
        <w:rPr>
          <w:rFonts w:ascii="Arial" w:hAnsi="Arial" w:cs="Arial"/>
          <w:sz w:val="24"/>
          <w:szCs w:val="24"/>
        </w:rPr>
        <w:br/>
      </w:r>
      <w:del w:id="0" w:author="Kolman, Marya" w:date="2024-12-04T07:47:00Z" w16du:dateUtc="2024-12-04T12:47:00Z">
        <w:r w:rsidRPr="007F522E" w:rsidDel="00C427D6">
          <w:rPr>
            <w:rFonts w:ascii="Arial" w:hAnsi="Arial" w:cs="Arial"/>
            <w:sz w:val="24"/>
            <w:szCs w:val="24"/>
          </w:rPr>
          <w:delText xml:space="preserve">Please note that </w:delText>
        </w:r>
      </w:del>
      <w:ins w:id="1" w:author="Kolman, Marya" w:date="2024-12-04T07:47:00Z" w16du:dateUtc="2024-12-04T12:47:00Z">
        <w:r w:rsidR="00C427D6">
          <w:rPr>
            <w:rFonts w:ascii="Arial" w:hAnsi="Arial" w:cs="Arial"/>
            <w:sz w:val="24"/>
            <w:szCs w:val="24"/>
          </w:rPr>
          <w:t xml:space="preserve"> I unders</w:t>
        </w:r>
      </w:ins>
      <w:r w:rsidR="00585273">
        <w:rPr>
          <w:rFonts w:ascii="Arial" w:hAnsi="Arial" w:cs="Arial"/>
          <w:sz w:val="24"/>
          <w:szCs w:val="24"/>
        </w:rPr>
        <w:t>t</w:t>
      </w:r>
      <w:ins w:id="2" w:author="Kolman, Marya" w:date="2024-12-04T07:47:00Z" w16du:dateUtc="2024-12-04T12:47:00Z">
        <w:r w:rsidR="00C427D6">
          <w:rPr>
            <w:rFonts w:ascii="Arial" w:hAnsi="Arial" w:cs="Arial"/>
            <w:sz w:val="24"/>
            <w:szCs w:val="24"/>
          </w:rPr>
          <w:t>an</w:t>
        </w:r>
      </w:ins>
      <w:ins w:id="3" w:author="Kolman, Marya" w:date="2024-12-04T07:48:00Z" w16du:dateUtc="2024-12-04T12:48:00Z">
        <w:r w:rsidR="00C427D6">
          <w:rPr>
            <w:rFonts w:ascii="Arial" w:hAnsi="Arial" w:cs="Arial"/>
            <w:sz w:val="24"/>
            <w:szCs w:val="24"/>
          </w:rPr>
          <w:t>d</w:t>
        </w:r>
      </w:ins>
      <w:ins w:id="4" w:author="Kolman, Marya" w:date="2024-12-04T07:47:00Z" w16du:dateUtc="2024-12-04T12:47:00Z">
        <w:r w:rsidR="00C427D6">
          <w:rPr>
            <w:rFonts w:ascii="Arial" w:hAnsi="Arial" w:cs="Arial"/>
            <w:sz w:val="24"/>
            <w:szCs w:val="24"/>
          </w:rPr>
          <w:t xml:space="preserve"> that </w:t>
        </w:r>
      </w:ins>
      <w:r w:rsidRPr="007F522E">
        <w:rPr>
          <w:rFonts w:ascii="Arial" w:hAnsi="Arial" w:cs="Arial"/>
          <w:sz w:val="24"/>
          <w:szCs w:val="24"/>
        </w:rPr>
        <w:t>the mediator is unable to provide legal advice</w:t>
      </w:r>
      <w:ins w:id="5" w:author="Kolman, Marya" w:date="2024-12-04T07:47:00Z" w16du:dateUtc="2024-12-04T12:47:00Z">
        <w:r w:rsidR="00C427D6">
          <w:rPr>
            <w:rFonts w:ascii="Arial" w:hAnsi="Arial" w:cs="Arial"/>
            <w:sz w:val="24"/>
            <w:szCs w:val="24"/>
          </w:rPr>
          <w:t xml:space="preserve">, and </w:t>
        </w:r>
      </w:ins>
      <w:del w:id="6" w:author="Kolman, Marya" w:date="2024-12-04T07:47:00Z" w16du:dateUtc="2024-12-04T12:47:00Z">
        <w:r w:rsidRPr="007F522E" w:rsidDel="00C427D6">
          <w:rPr>
            <w:rFonts w:ascii="Arial" w:hAnsi="Arial" w:cs="Arial"/>
            <w:sz w:val="24"/>
            <w:szCs w:val="24"/>
          </w:rPr>
          <w:delText xml:space="preserve">. </w:delText>
        </w:r>
      </w:del>
      <w:r w:rsidRPr="007F522E">
        <w:rPr>
          <w:rFonts w:ascii="Arial" w:hAnsi="Arial" w:cs="Arial"/>
          <w:sz w:val="24"/>
          <w:szCs w:val="24"/>
        </w:rPr>
        <w:t xml:space="preserve">I </w:t>
      </w:r>
      <w:del w:id="7" w:author="Kolman, Marya" w:date="2024-12-04T07:47:00Z" w16du:dateUtc="2024-12-04T12:47:00Z">
        <w:r w:rsidRPr="007F522E" w:rsidDel="00C427D6">
          <w:rPr>
            <w:rFonts w:ascii="Arial" w:hAnsi="Arial" w:cs="Arial"/>
            <w:sz w:val="24"/>
            <w:szCs w:val="24"/>
          </w:rPr>
          <w:delText xml:space="preserve">understand that I </w:delText>
        </w:r>
      </w:del>
      <w:r w:rsidRPr="007F522E">
        <w:rPr>
          <w:rFonts w:ascii="Arial" w:hAnsi="Arial" w:cs="Arial"/>
          <w:sz w:val="24"/>
          <w:szCs w:val="24"/>
        </w:rPr>
        <w:t>have the option to consult an attorney if needed</w:t>
      </w:r>
      <w:ins w:id="8" w:author="Kolman, Marya" w:date="2024-12-04T07:47:00Z" w16du:dateUtc="2024-12-04T12:47:00Z">
        <w:r w:rsidR="00C427D6">
          <w:rPr>
            <w:rFonts w:ascii="Arial" w:hAnsi="Arial" w:cs="Arial"/>
            <w:sz w:val="24"/>
            <w:szCs w:val="24"/>
          </w:rPr>
          <w:t>.  B</w:t>
        </w:r>
      </w:ins>
      <w:del w:id="9" w:author="Kolman, Marya" w:date="2024-12-04T07:47:00Z" w16du:dateUtc="2024-12-04T12:47:00Z">
        <w:r w:rsidRPr="007F522E" w:rsidDel="00C427D6">
          <w:rPr>
            <w:rFonts w:ascii="Arial" w:hAnsi="Arial" w:cs="Arial"/>
            <w:sz w:val="24"/>
            <w:szCs w:val="24"/>
          </w:rPr>
          <w:delText>, and b</w:delText>
        </w:r>
      </w:del>
      <w:r w:rsidRPr="007F522E">
        <w:rPr>
          <w:rFonts w:ascii="Arial" w:hAnsi="Arial" w:cs="Arial"/>
          <w:sz w:val="24"/>
          <w:szCs w:val="24"/>
        </w:rPr>
        <w:t>oth the mediator and I have the right to withdraw from the mediation at any time.</w:t>
      </w:r>
      <w:r w:rsidRPr="007F522E">
        <w:rPr>
          <w:rFonts w:ascii="Arial" w:hAnsi="Arial" w:cs="Arial"/>
          <w:sz w:val="24"/>
          <w:szCs w:val="24"/>
        </w:rPr>
        <w:br/>
      </w:r>
      <w:r w:rsidRPr="007F522E">
        <w:rPr>
          <w:rFonts w:ascii="Arial" w:hAnsi="Arial" w:cs="Arial"/>
          <w:sz w:val="24"/>
          <w:szCs w:val="24"/>
        </w:rPr>
        <w:br/>
        <w:t xml:space="preserve">To the extent permitted by law, any new information shared during the mediation </w:t>
      </w:r>
      <w:ins w:id="10" w:author="Kolman, Marya" w:date="2024-12-04T07:48:00Z" w16du:dateUtc="2024-12-04T12:48:00Z">
        <w:r w:rsidR="00C427D6">
          <w:rPr>
            <w:rFonts w:ascii="Arial" w:hAnsi="Arial" w:cs="Arial"/>
            <w:sz w:val="24"/>
            <w:szCs w:val="24"/>
          </w:rPr>
          <w:t xml:space="preserve">may not be used </w:t>
        </w:r>
      </w:ins>
      <w:del w:id="11" w:author="Kolman, Marya" w:date="2024-12-04T07:48:00Z" w16du:dateUtc="2024-12-04T12:48:00Z">
        <w:r w:rsidRPr="007F522E" w:rsidDel="00C427D6">
          <w:rPr>
            <w:rFonts w:ascii="Arial" w:hAnsi="Arial" w:cs="Arial"/>
            <w:sz w:val="24"/>
            <w:szCs w:val="24"/>
          </w:rPr>
          <w:delText xml:space="preserve">will not be applicable </w:delText>
        </w:r>
      </w:del>
      <w:r w:rsidRPr="007F522E">
        <w:rPr>
          <w:rFonts w:ascii="Arial" w:hAnsi="Arial" w:cs="Arial"/>
          <w:sz w:val="24"/>
          <w:szCs w:val="24"/>
        </w:rPr>
        <w:t>in court hearings or other legal proceedings. However, the mediator is obligated to report certain information to the appropriate authorities, including, but not limited to, 1) suspected child abuse or neglect, 2) imminent threats of harm to others or oneself, 3) discussions about planning or concealing ongoing criminal activities, and 4) disclosures related to felony crimes.</w:t>
      </w:r>
      <w:r w:rsidRPr="007F522E">
        <w:rPr>
          <w:rFonts w:ascii="Arial" w:hAnsi="Arial" w:cs="Arial"/>
          <w:sz w:val="24"/>
          <w:szCs w:val="24"/>
        </w:rPr>
        <w:br/>
      </w:r>
      <w:r w:rsidRPr="007F522E">
        <w:rPr>
          <w:rFonts w:ascii="Arial" w:hAnsi="Arial" w:cs="Arial"/>
          <w:sz w:val="24"/>
          <w:szCs w:val="24"/>
        </w:rPr>
        <w:br/>
        <w:t>Aside from these exceptions, the only information that may be shared with the court is a signed written agreement. The mediator will ensure that all other information shared during the mediation remains confidential.</w:t>
      </w:r>
      <w:r w:rsidRPr="007F522E">
        <w:rPr>
          <w:rFonts w:ascii="Arial" w:hAnsi="Arial" w:cs="Arial"/>
          <w:sz w:val="24"/>
          <w:szCs w:val="24"/>
        </w:rPr>
        <w:br/>
      </w:r>
      <w:r w:rsidRPr="007F522E">
        <w:rPr>
          <w:rFonts w:ascii="Arial" w:hAnsi="Arial" w:cs="Arial"/>
          <w:sz w:val="24"/>
          <w:szCs w:val="24"/>
        </w:rPr>
        <w:br/>
        <w:t>I have read and understood this Agreement to Mediate</w:t>
      </w:r>
      <w:ins w:id="12" w:author="Kolman, Marya" w:date="2024-12-04T07:51:00Z" w16du:dateUtc="2024-12-04T12:51:00Z">
        <w:r w:rsidR="00C427D6">
          <w:rPr>
            <w:rFonts w:ascii="Arial" w:hAnsi="Arial" w:cs="Arial"/>
            <w:sz w:val="24"/>
            <w:szCs w:val="24"/>
          </w:rPr>
          <w:t>,</w:t>
        </w:r>
      </w:ins>
      <w:r w:rsidRPr="007F522E">
        <w:rPr>
          <w:rFonts w:ascii="Arial" w:hAnsi="Arial" w:cs="Arial"/>
          <w:sz w:val="24"/>
          <w:szCs w:val="24"/>
        </w:rPr>
        <w:t xml:space="preserve"> and I am committed to participating in the mediation process.</w:t>
      </w:r>
    </w:p>
    <w:p w14:paraId="6ED6C00E" w14:textId="77777777" w:rsidR="007F522E" w:rsidRPr="00E22B86" w:rsidRDefault="007F522E" w:rsidP="00E22B86">
      <w:pPr>
        <w:tabs>
          <w:tab w:val="left" w:pos="1380"/>
        </w:tabs>
        <w:rPr>
          <w:rFonts w:ascii="Arial" w:hAnsi="Arial" w:cs="Arial"/>
          <w:sz w:val="24"/>
          <w:szCs w:val="24"/>
        </w:rPr>
      </w:pPr>
    </w:p>
    <w:p w14:paraId="7BCA071E" w14:textId="77777777" w:rsidR="00E22B86" w:rsidRDefault="00E22B86" w:rsidP="00E22B86">
      <w:pPr>
        <w:tabs>
          <w:tab w:val="left" w:pos="1380"/>
        </w:tabs>
        <w:rPr>
          <w:rFonts w:ascii="Arial" w:hAnsi="Arial" w:cs="Arial"/>
          <w:sz w:val="22"/>
          <w:szCs w:val="22"/>
        </w:rPr>
      </w:pPr>
    </w:p>
    <w:p w14:paraId="4BE70504" w14:textId="77777777" w:rsidR="004C06F8" w:rsidRPr="00EB4E98" w:rsidRDefault="004C06F8" w:rsidP="00E22B86">
      <w:pPr>
        <w:tabs>
          <w:tab w:val="left" w:pos="1380"/>
        </w:tabs>
        <w:rPr>
          <w:rFonts w:ascii="Arial" w:hAnsi="Arial" w:cs="Arial"/>
          <w:sz w:val="22"/>
          <w:szCs w:val="22"/>
        </w:rPr>
      </w:pPr>
    </w:p>
    <w:p w14:paraId="107FF712" w14:textId="77777777" w:rsidR="00E22B86" w:rsidRPr="00EB4E98" w:rsidRDefault="00E22B86" w:rsidP="00E22B86">
      <w:pPr>
        <w:tabs>
          <w:tab w:val="left" w:pos="1380"/>
        </w:tabs>
        <w:rPr>
          <w:rFonts w:ascii="Arial" w:hAnsi="Arial" w:cs="Arial"/>
          <w:b/>
          <w:bCs/>
          <w:sz w:val="22"/>
          <w:szCs w:val="22"/>
        </w:rPr>
      </w:pPr>
      <w:r w:rsidRPr="00EB4E98">
        <w:rPr>
          <w:rFonts w:ascii="Arial" w:hAnsi="Arial" w:cs="Arial"/>
          <w:b/>
          <w:bCs/>
          <w:sz w:val="22"/>
          <w:szCs w:val="22"/>
        </w:rPr>
        <w:t>________________________</w:t>
      </w:r>
      <w:r w:rsidR="00EB4E98" w:rsidRPr="00EB4E98">
        <w:rPr>
          <w:rFonts w:ascii="Arial" w:hAnsi="Arial" w:cs="Arial"/>
          <w:b/>
          <w:bCs/>
          <w:sz w:val="22"/>
          <w:szCs w:val="22"/>
        </w:rPr>
        <w:t>____________________________________________</w:t>
      </w:r>
      <w:r w:rsidR="00D61917">
        <w:rPr>
          <w:rFonts w:ascii="Arial" w:hAnsi="Arial" w:cs="Arial"/>
          <w:b/>
          <w:bCs/>
          <w:sz w:val="22"/>
          <w:szCs w:val="22"/>
        </w:rPr>
        <w:t>______</w:t>
      </w:r>
      <w:r w:rsidR="00EB4E98" w:rsidRPr="00EB4E98">
        <w:rPr>
          <w:rFonts w:ascii="Arial" w:hAnsi="Arial" w:cs="Arial"/>
          <w:b/>
          <w:bCs/>
          <w:sz w:val="22"/>
          <w:szCs w:val="22"/>
        </w:rPr>
        <w:t>__</w:t>
      </w:r>
    </w:p>
    <w:p w14:paraId="18363A0B" w14:textId="77777777" w:rsidR="00E22B86" w:rsidRPr="00EB4E98" w:rsidRDefault="00E22B86" w:rsidP="00E22B86">
      <w:pPr>
        <w:tabs>
          <w:tab w:val="left" w:pos="1380"/>
        </w:tabs>
        <w:rPr>
          <w:rFonts w:ascii="Arial" w:hAnsi="Arial" w:cs="Arial"/>
          <w:sz w:val="22"/>
          <w:szCs w:val="22"/>
        </w:rPr>
      </w:pPr>
      <w:r w:rsidRPr="00EB4E98">
        <w:rPr>
          <w:rFonts w:ascii="Arial" w:hAnsi="Arial" w:cs="Arial"/>
          <w:sz w:val="22"/>
          <w:szCs w:val="22"/>
        </w:rPr>
        <w:t>Signature of Sch</w:t>
      </w:r>
      <w:r w:rsidR="00EB4E98" w:rsidRPr="00EB4E98">
        <w:rPr>
          <w:rFonts w:ascii="Arial" w:hAnsi="Arial" w:cs="Arial"/>
          <w:sz w:val="22"/>
          <w:szCs w:val="22"/>
        </w:rPr>
        <w:t>ool Representative</w:t>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Pr="00EB4E98">
        <w:rPr>
          <w:rFonts w:ascii="Arial" w:hAnsi="Arial" w:cs="Arial"/>
          <w:sz w:val="22"/>
          <w:szCs w:val="22"/>
        </w:rPr>
        <w:t>Date</w:t>
      </w:r>
    </w:p>
    <w:p w14:paraId="735D7CED" w14:textId="77777777" w:rsidR="00E22B86" w:rsidRPr="00EB4E98" w:rsidRDefault="00E22B86" w:rsidP="00E22B86">
      <w:pPr>
        <w:pBdr>
          <w:bottom w:val="single" w:sz="12" w:space="1" w:color="auto"/>
        </w:pBdr>
        <w:tabs>
          <w:tab w:val="left" w:pos="1380"/>
        </w:tabs>
        <w:rPr>
          <w:rFonts w:ascii="Arial" w:hAnsi="Arial" w:cs="Arial"/>
          <w:sz w:val="22"/>
          <w:szCs w:val="22"/>
        </w:rPr>
      </w:pPr>
    </w:p>
    <w:p w14:paraId="648E947E" w14:textId="77777777" w:rsidR="00E22B86" w:rsidRPr="00EB4E98" w:rsidRDefault="00E22B86" w:rsidP="00E22B86">
      <w:pPr>
        <w:pBdr>
          <w:bottom w:val="single" w:sz="12" w:space="1" w:color="auto"/>
        </w:pBdr>
        <w:tabs>
          <w:tab w:val="left" w:pos="1380"/>
        </w:tabs>
        <w:rPr>
          <w:rFonts w:ascii="Arial" w:hAnsi="Arial" w:cs="Arial"/>
          <w:sz w:val="22"/>
          <w:szCs w:val="22"/>
        </w:rPr>
      </w:pPr>
    </w:p>
    <w:p w14:paraId="4CE3A47A" w14:textId="77777777" w:rsidR="00E22B86" w:rsidRPr="00EB4E98" w:rsidRDefault="00E22B86" w:rsidP="00E22B86">
      <w:pPr>
        <w:tabs>
          <w:tab w:val="left" w:pos="1380"/>
        </w:tabs>
        <w:rPr>
          <w:rFonts w:ascii="Arial" w:hAnsi="Arial" w:cs="Arial"/>
          <w:sz w:val="22"/>
          <w:szCs w:val="22"/>
        </w:rPr>
      </w:pPr>
      <w:r w:rsidRPr="00EB4E98">
        <w:rPr>
          <w:rFonts w:ascii="Arial" w:hAnsi="Arial" w:cs="Arial"/>
          <w:sz w:val="22"/>
          <w:szCs w:val="22"/>
        </w:rPr>
        <w:t>Signature o</w:t>
      </w:r>
      <w:r w:rsidR="00EB4E98" w:rsidRPr="00EB4E98">
        <w:rPr>
          <w:rFonts w:ascii="Arial" w:hAnsi="Arial" w:cs="Arial"/>
          <w:sz w:val="22"/>
          <w:szCs w:val="22"/>
        </w:rPr>
        <w:t>f School Representative</w:t>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Pr="00EB4E98">
        <w:rPr>
          <w:rFonts w:ascii="Arial" w:hAnsi="Arial" w:cs="Arial"/>
          <w:sz w:val="22"/>
          <w:szCs w:val="22"/>
        </w:rPr>
        <w:t>Date</w:t>
      </w:r>
    </w:p>
    <w:p w14:paraId="5429BC14" w14:textId="77777777" w:rsidR="00E22B86" w:rsidRPr="00EB4E98" w:rsidRDefault="00E22B86" w:rsidP="00E22B86">
      <w:pPr>
        <w:pBdr>
          <w:bottom w:val="single" w:sz="12" w:space="1" w:color="auto"/>
        </w:pBdr>
        <w:tabs>
          <w:tab w:val="left" w:pos="1380"/>
        </w:tabs>
        <w:rPr>
          <w:rFonts w:ascii="Arial" w:hAnsi="Arial" w:cs="Arial"/>
          <w:sz w:val="22"/>
          <w:szCs w:val="22"/>
        </w:rPr>
      </w:pPr>
    </w:p>
    <w:p w14:paraId="60212A59" w14:textId="77777777" w:rsidR="00E22B86" w:rsidRPr="00EB4E98" w:rsidRDefault="00E22B86" w:rsidP="00E22B86">
      <w:pPr>
        <w:pBdr>
          <w:bottom w:val="single" w:sz="12" w:space="1" w:color="auto"/>
        </w:pBdr>
        <w:tabs>
          <w:tab w:val="left" w:pos="1380"/>
        </w:tabs>
        <w:rPr>
          <w:rFonts w:ascii="Arial" w:hAnsi="Arial" w:cs="Arial"/>
          <w:sz w:val="22"/>
          <w:szCs w:val="22"/>
        </w:rPr>
      </w:pPr>
    </w:p>
    <w:p w14:paraId="7362856D" w14:textId="12EB1F24" w:rsidR="00E22B86" w:rsidRPr="00EB4E98" w:rsidRDefault="00E22B86" w:rsidP="00E22B86">
      <w:pPr>
        <w:tabs>
          <w:tab w:val="left" w:pos="1380"/>
        </w:tabs>
        <w:rPr>
          <w:rFonts w:ascii="Arial" w:hAnsi="Arial" w:cs="Arial"/>
          <w:sz w:val="22"/>
          <w:szCs w:val="22"/>
        </w:rPr>
      </w:pPr>
      <w:r w:rsidRPr="00EB4E98">
        <w:rPr>
          <w:rFonts w:ascii="Arial" w:hAnsi="Arial" w:cs="Arial"/>
          <w:sz w:val="22"/>
          <w:szCs w:val="22"/>
        </w:rPr>
        <w:t>Signat</w:t>
      </w:r>
      <w:r w:rsidR="00EB4E98" w:rsidRPr="00EB4E98">
        <w:rPr>
          <w:rFonts w:ascii="Arial" w:hAnsi="Arial" w:cs="Arial"/>
          <w:sz w:val="22"/>
          <w:szCs w:val="22"/>
        </w:rPr>
        <w:t>ure of Parent/</w:t>
      </w:r>
      <w:r w:rsidR="0031368B">
        <w:rPr>
          <w:rFonts w:ascii="Arial" w:hAnsi="Arial" w:cs="Arial"/>
          <w:sz w:val="22"/>
          <w:szCs w:val="22"/>
        </w:rPr>
        <w:t>Custodian</w:t>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del w:id="13" w:author="Kolman, Marya" w:date="2024-12-04T07:52:00Z" w16du:dateUtc="2024-12-04T12:52:00Z">
        <w:r w:rsidR="00EB4E98" w:rsidRPr="00EB4E98" w:rsidDel="00C427D6">
          <w:rPr>
            <w:rFonts w:ascii="Arial" w:hAnsi="Arial" w:cs="Arial"/>
            <w:sz w:val="22"/>
            <w:szCs w:val="22"/>
          </w:rPr>
          <w:tab/>
        </w:r>
      </w:del>
      <w:r w:rsidRPr="00EB4E98">
        <w:rPr>
          <w:rFonts w:ascii="Arial" w:hAnsi="Arial" w:cs="Arial"/>
          <w:sz w:val="22"/>
          <w:szCs w:val="22"/>
        </w:rPr>
        <w:t>Date</w:t>
      </w:r>
    </w:p>
    <w:p w14:paraId="25A5926C" w14:textId="77777777" w:rsidR="00E22B86" w:rsidRPr="00EB4E98" w:rsidRDefault="00E22B86" w:rsidP="00E22B86">
      <w:pPr>
        <w:pBdr>
          <w:bottom w:val="single" w:sz="12" w:space="1" w:color="auto"/>
        </w:pBdr>
        <w:tabs>
          <w:tab w:val="left" w:pos="1380"/>
        </w:tabs>
        <w:rPr>
          <w:rFonts w:ascii="Arial" w:hAnsi="Arial" w:cs="Arial"/>
          <w:sz w:val="22"/>
          <w:szCs w:val="22"/>
        </w:rPr>
      </w:pPr>
    </w:p>
    <w:p w14:paraId="5BEEFB65" w14:textId="77777777" w:rsidR="00E22B86" w:rsidRPr="00EB4E98" w:rsidRDefault="00E22B86" w:rsidP="00E22B86">
      <w:pPr>
        <w:pBdr>
          <w:bottom w:val="single" w:sz="12" w:space="1" w:color="auto"/>
        </w:pBdr>
        <w:tabs>
          <w:tab w:val="left" w:pos="1380"/>
        </w:tabs>
        <w:rPr>
          <w:rFonts w:ascii="Arial" w:hAnsi="Arial" w:cs="Arial"/>
          <w:sz w:val="22"/>
          <w:szCs w:val="22"/>
        </w:rPr>
      </w:pPr>
    </w:p>
    <w:p w14:paraId="7A2F3A70" w14:textId="0F5360BC" w:rsidR="00E22B86" w:rsidRPr="00EB4E98" w:rsidRDefault="00E22B86" w:rsidP="00E22B86">
      <w:pPr>
        <w:tabs>
          <w:tab w:val="left" w:pos="1380"/>
        </w:tabs>
        <w:rPr>
          <w:rFonts w:ascii="Arial" w:hAnsi="Arial" w:cs="Arial"/>
          <w:sz w:val="22"/>
          <w:szCs w:val="22"/>
        </w:rPr>
      </w:pPr>
      <w:r w:rsidRPr="00EB4E98">
        <w:rPr>
          <w:rFonts w:ascii="Arial" w:hAnsi="Arial" w:cs="Arial"/>
          <w:sz w:val="22"/>
          <w:szCs w:val="22"/>
        </w:rPr>
        <w:t>Signat</w:t>
      </w:r>
      <w:r w:rsidR="00EB4E98" w:rsidRPr="00EB4E98">
        <w:rPr>
          <w:rFonts w:ascii="Arial" w:hAnsi="Arial" w:cs="Arial"/>
          <w:sz w:val="22"/>
          <w:szCs w:val="22"/>
        </w:rPr>
        <w:t>ure of Parent/</w:t>
      </w:r>
      <w:r w:rsidR="0031368B">
        <w:rPr>
          <w:rFonts w:ascii="Arial" w:hAnsi="Arial" w:cs="Arial"/>
          <w:sz w:val="22"/>
          <w:szCs w:val="22"/>
        </w:rPr>
        <w:t>Custodian</w:t>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r w:rsidR="00EB4E98" w:rsidRPr="00EB4E98">
        <w:rPr>
          <w:rFonts w:ascii="Arial" w:hAnsi="Arial" w:cs="Arial"/>
          <w:sz w:val="22"/>
          <w:szCs w:val="22"/>
        </w:rPr>
        <w:tab/>
      </w:r>
      <w:del w:id="14" w:author="Kolman, Marya" w:date="2024-12-04T07:52:00Z" w16du:dateUtc="2024-12-04T12:52:00Z">
        <w:r w:rsidR="00EB4E98" w:rsidRPr="00EB4E98" w:rsidDel="00C427D6">
          <w:rPr>
            <w:rFonts w:ascii="Arial" w:hAnsi="Arial" w:cs="Arial"/>
            <w:sz w:val="22"/>
            <w:szCs w:val="22"/>
          </w:rPr>
          <w:tab/>
        </w:r>
      </w:del>
      <w:r w:rsidRPr="00EB4E98">
        <w:rPr>
          <w:rFonts w:ascii="Arial" w:hAnsi="Arial" w:cs="Arial"/>
          <w:sz w:val="22"/>
          <w:szCs w:val="22"/>
        </w:rPr>
        <w:t>Date</w:t>
      </w:r>
    </w:p>
    <w:p w14:paraId="00E1D859" w14:textId="77777777" w:rsidR="00E22B86" w:rsidRPr="00EB4E98" w:rsidRDefault="00E22B86" w:rsidP="00E22B86">
      <w:pPr>
        <w:pBdr>
          <w:bottom w:val="single" w:sz="12" w:space="1" w:color="auto"/>
        </w:pBdr>
        <w:tabs>
          <w:tab w:val="left" w:pos="1380"/>
        </w:tabs>
        <w:rPr>
          <w:rFonts w:ascii="Arial" w:hAnsi="Arial" w:cs="Arial"/>
          <w:sz w:val="22"/>
          <w:szCs w:val="22"/>
        </w:rPr>
      </w:pPr>
    </w:p>
    <w:p w14:paraId="733572F8" w14:textId="77777777" w:rsidR="00E22B86" w:rsidRPr="00EB4E98" w:rsidRDefault="00E22B86" w:rsidP="00E22B86">
      <w:pPr>
        <w:pBdr>
          <w:bottom w:val="single" w:sz="12" w:space="1" w:color="auto"/>
        </w:pBdr>
        <w:tabs>
          <w:tab w:val="left" w:pos="1380"/>
        </w:tabs>
        <w:rPr>
          <w:rFonts w:ascii="Arial" w:hAnsi="Arial" w:cs="Arial"/>
          <w:sz w:val="22"/>
          <w:szCs w:val="22"/>
        </w:rPr>
      </w:pPr>
    </w:p>
    <w:p w14:paraId="64888D7A" w14:textId="77777777" w:rsidR="0007617B" w:rsidRPr="00E22B86" w:rsidRDefault="00EB4E98" w:rsidP="00EB4E98">
      <w:pPr>
        <w:tabs>
          <w:tab w:val="left" w:pos="1380"/>
        </w:tabs>
        <w:rPr>
          <w:rFonts w:ascii="Arial" w:hAnsi="Arial" w:cs="Arial"/>
          <w:sz w:val="24"/>
          <w:szCs w:val="24"/>
        </w:rPr>
      </w:pPr>
      <w:r w:rsidRPr="00EB4E98">
        <w:rPr>
          <w:rFonts w:ascii="Arial" w:hAnsi="Arial" w:cs="Arial"/>
          <w:sz w:val="22"/>
          <w:szCs w:val="22"/>
        </w:rPr>
        <w:t>Signature of Mediator</w:t>
      </w:r>
      <w:r w:rsidRPr="00EB4E98">
        <w:rPr>
          <w:rFonts w:ascii="Arial" w:hAnsi="Arial" w:cs="Arial"/>
          <w:sz w:val="22"/>
          <w:szCs w:val="22"/>
        </w:rPr>
        <w:tab/>
      </w:r>
      <w:r w:rsidRPr="00EB4E98">
        <w:rPr>
          <w:rFonts w:ascii="Arial" w:hAnsi="Arial" w:cs="Arial"/>
          <w:sz w:val="22"/>
          <w:szCs w:val="22"/>
        </w:rPr>
        <w:tab/>
      </w:r>
      <w:r w:rsidRPr="00EB4E98">
        <w:rPr>
          <w:rFonts w:ascii="Arial" w:hAnsi="Arial" w:cs="Arial"/>
          <w:sz w:val="22"/>
          <w:szCs w:val="22"/>
        </w:rPr>
        <w:tab/>
      </w:r>
      <w:r w:rsidRPr="00EB4E98">
        <w:rPr>
          <w:rFonts w:ascii="Arial" w:hAnsi="Arial" w:cs="Arial"/>
          <w:sz w:val="22"/>
          <w:szCs w:val="22"/>
        </w:rPr>
        <w:tab/>
      </w:r>
      <w:r w:rsidRPr="00EB4E98">
        <w:rPr>
          <w:rFonts w:ascii="Arial" w:hAnsi="Arial" w:cs="Arial"/>
          <w:sz w:val="22"/>
          <w:szCs w:val="22"/>
        </w:rPr>
        <w:tab/>
      </w:r>
      <w:r w:rsidRPr="00EB4E98">
        <w:rPr>
          <w:rFonts w:ascii="Arial" w:hAnsi="Arial" w:cs="Arial"/>
          <w:sz w:val="22"/>
          <w:szCs w:val="22"/>
        </w:rPr>
        <w:tab/>
      </w:r>
      <w:r w:rsidRPr="00EB4E98">
        <w:rPr>
          <w:rFonts w:ascii="Arial" w:hAnsi="Arial" w:cs="Arial"/>
          <w:sz w:val="22"/>
          <w:szCs w:val="22"/>
        </w:rPr>
        <w:tab/>
      </w:r>
      <w:r>
        <w:rPr>
          <w:rFonts w:ascii="Arial" w:hAnsi="Arial" w:cs="Arial"/>
          <w:sz w:val="22"/>
          <w:szCs w:val="22"/>
        </w:rPr>
        <w:tab/>
      </w:r>
      <w:r w:rsidR="00E22B86" w:rsidRPr="00EB4E98">
        <w:rPr>
          <w:rFonts w:ascii="Arial" w:hAnsi="Arial" w:cs="Arial"/>
          <w:sz w:val="22"/>
          <w:szCs w:val="22"/>
        </w:rPr>
        <w:t>Date</w:t>
      </w:r>
      <w:r w:rsidR="00E22B86" w:rsidRPr="00E22B86">
        <w:rPr>
          <w:sz w:val="24"/>
          <w:szCs w:val="24"/>
        </w:rPr>
        <w:t xml:space="preserve"> </w:t>
      </w:r>
    </w:p>
    <w:sectPr w:rsidR="0007617B" w:rsidRPr="00E22B86">
      <w:type w:val="continuous"/>
      <w:pgSz w:w="12240" w:h="15840" w:code="1"/>
      <w:pgMar w:top="72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F38D83" w14:textId="77777777" w:rsidR="00751CE1" w:rsidRDefault="00751CE1">
      <w:r>
        <w:separator/>
      </w:r>
    </w:p>
  </w:endnote>
  <w:endnote w:type="continuationSeparator" w:id="0">
    <w:p w14:paraId="45C125AE" w14:textId="77777777" w:rsidR="00751CE1" w:rsidRDefault="00751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B2DDD" w14:textId="77777777" w:rsidR="0007617B" w:rsidRDefault="0007617B">
    <w:pPr>
      <w:pStyle w:val="Footer"/>
      <w:jc w:val="right"/>
      <w:rPr>
        <w:rFonts w:ascii="Book Antiqua" w:hAnsi="Book Antiqua"/>
        <w:sz w:val="16"/>
        <w:vertAlign w:val="subscri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EBE6B0" w14:textId="77777777" w:rsidR="00751CE1" w:rsidRDefault="00751CE1">
      <w:r>
        <w:separator/>
      </w:r>
    </w:p>
  </w:footnote>
  <w:footnote w:type="continuationSeparator" w:id="0">
    <w:p w14:paraId="76A1A01B" w14:textId="77777777" w:rsidR="00751CE1" w:rsidRDefault="00751CE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olman, Marya">
    <w15:presenceInfo w15:providerId="AD" w15:userId="S::Marya.Kolman@sc.ohio.gov::84ec1917-8461-4848-a069-e80ae3b66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ACD"/>
    <w:rsid w:val="0001526D"/>
    <w:rsid w:val="0003261D"/>
    <w:rsid w:val="00032F97"/>
    <w:rsid w:val="0007617B"/>
    <w:rsid w:val="000B2793"/>
    <w:rsid w:val="000E2DD3"/>
    <w:rsid w:val="001231F9"/>
    <w:rsid w:val="00144205"/>
    <w:rsid w:val="00193CA8"/>
    <w:rsid w:val="0023605C"/>
    <w:rsid w:val="002D5C72"/>
    <w:rsid w:val="002E6B2D"/>
    <w:rsid w:val="00305C7D"/>
    <w:rsid w:val="0031368B"/>
    <w:rsid w:val="00322295"/>
    <w:rsid w:val="0043689B"/>
    <w:rsid w:val="004C06F8"/>
    <w:rsid w:val="004E5B5B"/>
    <w:rsid w:val="00583545"/>
    <w:rsid w:val="00585273"/>
    <w:rsid w:val="005E6659"/>
    <w:rsid w:val="006051A4"/>
    <w:rsid w:val="007170F9"/>
    <w:rsid w:val="00751CE1"/>
    <w:rsid w:val="00765F59"/>
    <w:rsid w:val="007C4EC9"/>
    <w:rsid w:val="007E3D0B"/>
    <w:rsid w:val="007F522E"/>
    <w:rsid w:val="0081563A"/>
    <w:rsid w:val="00840A23"/>
    <w:rsid w:val="008A0434"/>
    <w:rsid w:val="00953345"/>
    <w:rsid w:val="009E498A"/>
    <w:rsid w:val="00A24654"/>
    <w:rsid w:val="00A37ACD"/>
    <w:rsid w:val="00AC4426"/>
    <w:rsid w:val="00BA091E"/>
    <w:rsid w:val="00BB558F"/>
    <w:rsid w:val="00C36EE5"/>
    <w:rsid w:val="00C427D6"/>
    <w:rsid w:val="00CA7AE2"/>
    <w:rsid w:val="00CE1627"/>
    <w:rsid w:val="00CE25DC"/>
    <w:rsid w:val="00CF5D68"/>
    <w:rsid w:val="00D428F2"/>
    <w:rsid w:val="00D61917"/>
    <w:rsid w:val="00E22B86"/>
    <w:rsid w:val="00E25CB7"/>
    <w:rsid w:val="00EB4E98"/>
    <w:rsid w:val="00EF177B"/>
    <w:rsid w:val="00EF292C"/>
    <w:rsid w:val="00EF5C91"/>
    <w:rsid w:val="00F058C7"/>
    <w:rsid w:val="00F17E2F"/>
    <w:rsid w:val="00F55433"/>
    <w:rsid w:val="00F623BB"/>
    <w:rsid w:val="00FC5036"/>
    <w:rsid w:val="00FD4DAF"/>
    <w:rsid w:val="00FE0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4:docId w14:val="05CA5FC1"/>
  <w15:chartTrackingRefBased/>
  <w15:docId w15:val="{C8FED022-BCD9-4B50-BD4D-485B7EED5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ind w:left="-792" w:right="-828"/>
      <w:jc w:val="center"/>
      <w:outlineLvl w:val="0"/>
    </w:pPr>
    <w:rPr>
      <w:rFonts w:ascii="Book Antiqua" w:hAnsi="Book Antiqua"/>
      <w:spacing w:val="60"/>
      <w:sz w:val="24"/>
    </w:rPr>
  </w:style>
  <w:style w:type="paragraph" w:styleId="Heading2">
    <w:name w:val="heading 2"/>
    <w:basedOn w:val="Normal"/>
    <w:next w:val="Normal"/>
    <w:qFormat/>
    <w:pPr>
      <w:keepNext/>
      <w:jc w:val="center"/>
      <w:outlineLvl w:val="1"/>
    </w:pPr>
    <w:rPr>
      <w:b/>
      <w:i/>
    </w:rPr>
  </w:style>
  <w:style w:type="paragraph" w:styleId="Heading3">
    <w:name w:val="heading 3"/>
    <w:basedOn w:val="Normal"/>
    <w:next w:val="Normal"/>
    <w:qFormat/>
    <w:pPr>
      <w:keepNext/>
      <w:outlineLvl w:val="2"/>
    </w:pPr>
    <w:rPr>
      <w:b/>
      <w:i/>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ind w:left="702"/>
      <w:outlineLvl w:val="4"/>
    </w:pPr>
    <w:rPr>
      <w:b/>
    </w:rPr>
  </w:style>
  <w:style w:type="paragraph" w:styleId="Heading6">
    <w:name w:val="heading 6"/>
    <w:basedOn w:val="Normal"/>
    <w:next w:val="Normal"/>
    <w:qFormat/>
    <w:pPr>
      <w:keepNext/>
      <w:jc w:val="center"/>
      <w:outlineLvl w:val="5"/>
    </w:pPr>
    <w:rPr>
      <w:b/>
      <w:sz w:val="16"/>
    </w:rPr>
  </w:style>
  <w:style w:type="paragraph" w:styleId="Heading7">
    <w:name w:val="heading 7"/>
    <w:basedOn w:val="Normal"/>
    <w:next w:val="Normal"/>
    <w:qFormat/>
    <w:pPr>
      <w:keepNext/>
      <w:outlineLvl w:val="6"/>
    </w:pPr>
    <w:rPr>
      <w:rFonts w:ascii="Arial" w:hAnsi="Arial" w:cs="Arial"/>
      <w:sz w:val="24"/>
    </w:rPr>
  </w:style>
  <w:style w:type="paragraph" w:styleId="Heading9">
    <w:name w:val="heading 9"/>
    <w:basedOn w:val="Normal"/>
    <w:next w:val="Normal"/>
    <w:link w:val="Heading9Char"/>
    <w:semiHidden/>
    <w:unhideWhenUsed/>
    <w:qFormat/>
    <w:rsid w:val="00E22B8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EnvelopeAddress">
    <w:name w:val="envelope address"/>
    <w:basedOn w:val="Normal"/>
    <w:pPr>
      <w:framePr w:w="7920" w:h="1980" w:hRule="exact" w:hSpace="180" w:wrap="auto" w:hAnchor="page" w:xAlign="center" w:yAlign="bottom"/>
      <w:ind w:left="2880"/>
    </w:pPr>
    <w:rPr>
      <w:rFonts w:ascii="Book Antiqua" w:hAnsi="Book Antiqua" w:cs="Arial"/>
      <w:sz w:val="22"/>
      <w:szCs w:val="24"/>
    </w:rPr>
  </w:style>
  <w:style w:type="character" w:customStyle="1" w:styleId="Heading9Char">
    <w:name w:val="Heading 9 Char"/>
    <w:basedOn w:val="DefaultParagraphFont"/>
    <w:link w:val="Heading9"/>
    <w:semiHidden/>
    <w:rsid w:val="00E22B86"/>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CF5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303255">
      <w:bodyDiv w:val="1"/>
      <w:marLeft w:val="0"/>
      <w:marRight w:val="0"/>
      <w:marTop w:val="0"/>
      <w:marBottom w:val="0"/>
      <w:divBdr>
        <w:top w:val="none" w:sz="0" w:space="0" w:color="auto"/>
        <w:left w:val="none" w:sz="0" w:space="0" w:color="auto"/>
        <w:bottom w:val="none" w:sz="0" w:space="0" w:color="auto"/>
        <w:right w:val="none" w:sz="0" w:space="0" w:color="auto"/>
      </w:divBdr>
    </w:div>
    <w:div w:id="106387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e0b66e7-9e22-40b1-9aad-4f6aaf5eeee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E78E840193D041A49D1070409B9424" ma:contentTypeVersion="6" ma:contentTypeDescription="Create a new document." ma:contentTypeScope="" ma:versionID="9a01138e44f47428ffbb9e901a22b09f">
  <xsd:schema xmlns:xsd="http://www.w3.org/2001/XMLSchema" xmlns:xs="http://www.w3.org/2001/XMLSchema" xmlns:p="http://schemas.microsoft.com/office/2006/metadata/properties" xmlns:ns3="3e0b66e7-9e22-40b1-9aad-4f6aaf5eeee5" targetNamespace="http://schemas.microsoft.com/office/2006/metadata/properties" ma:root="true" ma:fieldsID="2a2a66f11ac6698d2c0d6851c47ab3af" ns3:_="">
    <xsd:import namespace="3e0b66e7-9e22-40b1-9aad-4f6aaf5eee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b66e7-9e22-40b1-9aad-4f6aaf5eee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F0861F-9BEB-4B62-89CB-3DFEB6215430}">
  <ds:schemaRefs>
    <ds:schemaRef ds:uri="http://schemas.microsoft.com/sharepoint/v3/contenttype/forms"/>
  </ds:schemaRefs>
</ds:datastoreItem>
</file>

<file path=customXml/itemProps2.xml><?xml version="1.0" encoding="utf-8"?>
<ds:datastoreItem xmlns:ds="http://schemas.openxmlformats.org/officeDocument/2006/customXml" ds:itemID="{876271B0-5BE7-4565-B353-3B22ACAF5D57}">
  <ds:schemaRefs>
    <ds:schemaRef ds:uri="http://schemas.microsoft.com/office/2006/metadata/properties"/>
    <ds:schemaRef ds:uri="http://schemas.microsoft.com/office/infopath/2007/PartnerControls"/>
    <ds:schemaRef ds:uri="3e0b66e7-9e22-40b1-9aad-4f6aaf5eeee5"/>
  </ds:schemaRefs>
</ds:datastoreItem>
</file>

<file path=customXml/itemProps3.xml><?xml version="1.0" encoding="utf-8"?>
<ds:datastoreItem xmlns:ds="http://schemas.openxmlformats.org/officeDocument/2006/customXml" ds:itemID="{3E64EAA5-306D-40F8-AD2C-77D50732B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0b66e7-9e22-40b1-9aad-4f6aaf5eee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lpstr>
    </vt:vector>
  </TitlesOfParts>
  <Company>Franklin County</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dmwalling</dc:creator>
  <cp:keywords/>
  <dc:description/>
  <cp:lastModifiedBy>Kolman, Marya</cp:lastModifiedBy>
  <cp:revision>3</cp:revision>
  <cp:lastPrinted>2024-11-22T14:22:00Z</cp:lastPrinted>
  <dcterms:created xsi:type="dcterms:W3CDTF">2024-12-04T12:52:00Z</dcterms:created>
  <dcterms:modified xsi:type="dcterms:W3CDTF">2024-12-04T16:40:00Z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0x01010091E78E840193D041A49D1070409B9424</vt:lpwstr>
  </property>
</Properties>
</file>